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TITLE:</w:t>
        <w:tab/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METH030_Miseq_LIBRARY_PREP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1</w:t>
        <w:tab/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  <w:tab/>
        <w:t xml:space="preserve">PURPOSE OF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Preparing DNA samples for sequencing on the MiSeq NGS platform, using PCR, E-Gel electrophoresis, MN bead cleanup, QIAxcel measurement, QIAgility equimolar pooling and Bioanalyzer measurement.</w:t>
      </w:r>
    </w:p>
    <w:p w:rsidR="00000000" w:rsidDel="00000000" w:rsidP="00000000" w:rsidRDefault="00000000" w:rsidRPr="00000000" w14:paraId="000000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  <w:tab/>
        <w:t xml:space="preserve">DEFINITIONS AND ABBREVIATIONS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0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1.3</w:t>
        <w:tab/>
        <w:t xml:space="preserve">STATUS </w:t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The status and management of this document are regulated in the AODocs platform, the foundation wide accessibility is provided on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N=Info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2</w:t>
        <w:tab/>
        <w:t xml:space="preserve">RESPONSIBILITIES &amp;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 </w:t>
        <w:tab/>
        <w:t xml:space="preserve">RESPONSIBILITIES</w:t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5715"/>
        <w:tblGridChange w:id="0">
          <w:tblGrid>
            <w:gridCol w:w="2595"/>
            <w:gridCol w:w="571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ROLES and RESPONSIBILITIES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 workers (Researchers, Students, Guests)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able to use this document if contributing to the DNA barcoding work process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(Senior) Research Technicians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Knows these document instructions and is able to instruct other lab workers who need to use the Geneious program.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 Laboratories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Has final responsibility for all laboratory workflow and instructions</w:t>
            </w:r>
          </w:p>
        </w:tc>
      </w:tr>
    </w:tbl>
    <w:p w:rsidR="00000000" w:rsidDel="00000000" w:rsidP="00000000" w:rsidRDefault="00000000" w:rsidRPr="00000000" w14:paraId="000000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  <w:tab/>
        <w:t xml:space="preserve">LIST OF PEOPLE ADDRESSED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Elza Duijm: 1st responsible for NGS post lab, Ion Torrent, QIAxcel and QIAgility</w:t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Marcel Eurlings: 2nd responsible for NGS post lab, Ion Torrent, QIAxcel and QIAgility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</w:t>
        <w:tab/>
        <w:t xml:space="preserve">ADDITIONAL AIDS AND RESOURCES</w:t>
      </w:r>
    </w:p>
    <w:p w:rsidR="00000000" w:rsidDel="00000000" w:rsidP="00000000" w:rsidRDefault="00000000" w:rsidRPr="00000000" w14:paraId="0000002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 </w:t>
        <w:tab/>
        <w:t xml:space="preserve">INSTRUCTIONS</w:t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4.1 </w:t>
        <w:tab/>
        <w:t xml:space="preserve">1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0"/>
          <w:szCs w:val="20"/>
          <w:rtl w:val="0"/>
        </w:rPr>
        <w:t xml:space="preserve"> PCR DNA TEMPLATE</w:t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DNA template has to be amplified with a 20μl PCR using Nextera-tailed primers. </w:t>
      </w:r>
      <w:r w:rsidDel="00000000" w:rsidR="00000000" w:rsidRPr="00000000">
        <w:rPr>
          <w:sz w:val="20"/>
          <w:szCs w:val="20"/>
          <w:rtl w:val="0"/>
        </w:rPr>
        <w:t xml:space="preserve">A PCR sheet</w:t>
      </w:r>
      <w:r w:rsidDel="00000000" w:rsidR="00000000" w:rsidRPr="00000000">
        <w:rPr>
          <w:sz w:val="20"/>
          <w:szCs w:val="20"/>
          <w:rtl w:val="0"/>
        </w:rPr>
        <w:t xml:space="preserve"> template, containing reaction mixes, primers and PCR programs is available in 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B:\DNA Barcoding\Templates\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PCR_template_NXT-1_20ul_v1.4</w:t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use more then 35 cycles for this first round PCR!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9"/>
          <w:szCs w:val="19"/>
          <w:highlight w:val="white"/>
        </w:rPr>
      </w:pPr>
      <w:r w:rsidDel="00000000" w:rsidR="00000000" w:rsidRPr="00000000">
        <w:rPr>
          <w:sz w:val="19"/>
          <w:szCs w:val="19"/>
          <w:highlight w:val="white"/>
          <w:rtl w:val="0"/>
        </w:rPr>
        <w:t xml:space="preserve">Sequences Nextera tails: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sz w:val="19"/>
          <w:szCs w:val="19"/>
          <w:highlight w:val="white"/>
          <w:rtl w:val="0"/>
        </w:rPr>
        <w:t xml:space="preserve">Forward: 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5'-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TCGTCGGCAGCGTCAGATGTGTATAAGAGACAG-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3'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sz w:val="19"/>
          <w:szCs w:val="19"/>
          <w:highlight w:val="white"/>
          <w:rtl w:val="0"/>
        </w:rPr>
        <w:t xml:space="preserve">Reverse: 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5'-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GTCTCGTGGGCTCGGAGATGTGTATAAGAGACAG-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3'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4.2 </w:t>
        <w:tab/>
        <w:t xml:space="preserve">E-Gel</w:t>
      </w:r>
    </w:p>
    <w:p w:rsidR="00000000" w:rsidDel="00000000" w:rsidP="00000000" w:rsidRDefault="00000000" w:rsidRPr="00000000" w14:paraId="0000003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PCR products have to be checked on an E-Gel, using working instruction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WI_SP0004_E-GEL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Make sure you use filter tips for pipetting from your PCR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</w:t>
        <w:tab/>
        <w:t xml:space="preserve">MN BEADS CLEANUP OF NXT PCR-1</w:t>
        <w:tab/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PCR products of NXT PCR1 have to be cleaned before they can be labeled with sample-unique lables in NXT PCR2.</w:t>
      </w:r>
    </w:p>
    <w:p w:rsidR="00000000" w:rsidDel="00000000" w:rsidP="00000000" w:rsidRDefault="00000000" w:rsidRPr="00000000" w14:paraId="0000003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4.3.1</w:t>
        <w:tab/>
        <w:t xml:space="preserve">MN beads cleanup of 96-well plate, using magnetic extractor stamp</w:t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a 96- well round bottom plate with appropriate amount of magnetic beads </w:t>
      </w:r>
    </w:p>
    <w:p w:rsidR="00000000" w:rsidDel="00000000" w:rsidP="00000000" w:rsidRDefault="00000000" w:rsidRPr="00000000" w14:paraId="0000003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(in case of a standard clean-up 0.9 times the PCR volume)</w:t>
      </w:r>
    </w:p>
    <w:p w:rsidR="00000000" w:rsidDel="00000000" w:rsidP="00000000" w:rsidRDefault="00000000" w:rsidRPr="00000000" w14:paraId="0000004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Add the PCR product to the magnetic beads, mix and incubate 5 minutes</w:t>
      </w:r>
    </w:p>
    <w:p w:rsidR="00000000" w:rsidDel="00000000" w:rsidP="00000000" w:rsidRDefault="00000000" w:rsidRPr="00000000" w14:paraId="0000004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2 fresh round bottom plates with 50µl 80% EtOH (wash plates)</w:t>
      </w:r>
    </w:p>
    <w:p w:rsidR="00000000" w:rsidDel="00000000" w:rsidP="00000000" w:rsidRDefault="00000000" w:rsidRPr="00000000" w14:paraId="0000004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1 fresh round bottom plate with appropriate (usually the volume of PCR product) amount of MQ (elution plate)</w:t>
      </w:r>
    </w:p>
    <w:p w:rsidR="00000000" w:rsidDel="00000000" w:rsidP="00000000" w:rsidRDefault="00000000" w:rsidRPr="00000000" w14:paraId="0000004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Load the magnetic stamp with a cover plate and make sure the plate is locked into place</w:t>
      </w:r>
    </w:p>
    <w:p w:rsidR="00000000" w:rsidDel="00000000" w:rsidP="00000000" w:rsidRDefault="00000000" w:rsidRPr="00000000" w14:paraId="0000004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magnetic stamp in the sample / beads plate and wait for 1 minute</w:t>
      </w:r>
    </w:p>
    <w:p w:rsidR="00000000" w:rsidDel="00000000" w:rsidP="00000000" w:rsidRDefault="00000000" w:rsidRPr="00000000" w14:paraId="0000004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Bring the stamp to the first wash plate and leave for 30 seconds</w:t>
      </w:r>
    </w:p>
    <w:p w:rsidR="00000000" w:rsidDel="00000000" w:rsidP="00000000" w:rsidRDefault="00000000" w:rsidRPr="00000000" w14:paraId="0000004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Bring the stamp to the second wash plate and leave for 30 seconds</w:t>
      </w:r>
    </w:p>
    <w:p w:rsidR="00000000" w:rsidDel="00000000" w:rsidP="00000000" w:rsidRDefault="00000000" w:rsidRPr="00000000" w14:paraId="0000004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Take out the stamp from the wash plate and let the beads dry for 30 seconds by holding it in the air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stamp in the elution plate and release the cover plate in a very quick snapping motion to  prevent beads from following the magnetic pins up the sides of the cover plate.</w:t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Swirl the cover plate in the MilliQ to release all beads, then put the cover plate back on the stamp in the same position </w:t>
      </w:r>
    </w:p>
    <w:p w:rsidR="00000000" w:rsidDel="00000000" w:rsidP="00000000" w:rsidRDefault="00000000" w:rsidRPr="00000000" w14:paraId="0000004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Mix the beads by pipetting the solution up and down to maximize the release of DNA from the beads</w:t>
      </w:r>
    </w:p>
    <w:p w:rsidR="00000000" w:rsidDel="00000000" w:rsidP="00000000" w:rsidRDefault="00000000" w:rsidRPr="00000000" w14:paraId="0000004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stamp back into the cover plate and wait for 5 minutes</w:t>
      </w:r>
    </w:p>
    <w:p w:rsidR="00000000" w:rsidDel="00000000" w:rsidP="00000000" w:rsidRDefault="00000000" w:rsidRPr="00000000" w14:paraId="0000004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Take out the stamp with the cover plate and discard the cover plate (with attached beads)</w:t>
      </w:r>
    </w:p>
    <w:p w:rsidR="00000000" w:rsidDel="00000000" w:rsidP="00000000" w:rsidRDefault="00000000" w:rsidRPr="00000000" w14:paraId="0000004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Transfer the purified PCR product to a 0.2 ml PCR plate for storage</w:t>
      </w:r>
    </w:p>
    <w:p w:rsidR="00000000" w:rsidDel="00000000" w:rsidP="00000000" w:rsidRDefault="00000000" w:rsidRPr="00000000" w14:paraId="000000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4.3.2</w:t>
        <w:tab/>
        <w:t xml:space="preserve">MN beads cleanup of 96-well plate, using tips (optional)</w:t>
      </w:r>
    </w:p>
    <w:p w:rsidR="00000000" w:rsidDel="00000000" w:rsidP="00000000" w:rsidRDefault="00000000" w:rsidRPr="00000000" w14:paraId="0000005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Let the MN beads get to room temperature (remove from fridge 15 min before use)</w:t>
      </w:r>
    </w:p>
    <w:p w:rsidR="00000000" w:rsidDel="00000000" w:rsidP="00000000" w:rsidRDefault="00000000" w:rsidRPr="00000000" w14:paraId="0000005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Prepare fresh 80% EtOH (200µL per sample, e.g. 41,7 ml EtOH 96% + 8,3 ml MQ)</w:t>
      </w:r>
    </w:p>
    <w:p w:rsidR="00000000" w:rsidDel="00000000" w:rsidP="00000000" w:rsidRDefault="00000000" w:rsidRPr="00000000" w14:paraId="0000005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Mix the MN beads well by vortexing</w:t>
      </w:r>
    </w:p>
    <w:p w:rsidR="00000000" w:rsidDel="00000000" w:rsidP="00000000" w:rsidRDefault="00000000" w:rsidRPr="00000000" w14:paraId="0000005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Add 0.9x (PCR product volume) MN beads to the wells of a new 96-well plate</w:t>
      </w:r>
    </w:p>
    <w:p w:rsidR="00000000" w:rsidDel="00000000" w:rsidP="00000000" w:rsidRDefault="00000000" w:rsidRPr="00000000" w14:paraId="0000005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Add the PCR product to the MN beads and mix well by pipetting</w:t>
      </w:r>
    </w:p>
    <w:p w:rsidR="00000000" w:rsidDel="00000000" w:rsidP="00000000" w:rsidRDefault="00000000" w:rsidRPr="00000000" w14:paraId="000000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Incubate at room temperature for 5 minutes</w:t>
      </w:r>
    </w:p>
    <w:p w:rsidR="00000000" w:rsidDel="00000000" w:rsidP="00000000" w:rsidRDefault="00000000" w:rsidRPr="00000000" w14:paraId="0000005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plate on the magnetic rack</w:t>
      </w:r>
    </w:p>
    <w:p w:rsidR="00000000" w:rsidDel="00000000" w:rsidP="00000000" w:rsidRDefault="00000000" w:rsidRPr="00000000" w14:paraId="000000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When the solution is clear (5 min), carefully remove the supernatant (LEAVE THE PLATE ON THE MAGNET)</w:t>
      </w:r>
    </w:p>
    <w:p w:rsidR="00000000" w:rsidDel="00000000" w:rsidP="00000000" w:rsidRDefault="00000000" w:rsidRPr="00000000" w14:paraId="0000005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Wash the beads 2x with 100µl 80% ethanol (LEAVE THE PLATE ON THE MAGNET)</w:t>
      </w:r>
    </w:p>
    <w:p w:rsidR="00000000" w:rsidDel="00000000" w:rsidP="00000000" w:rsidRDefault="00000000" w:rsidRPr="00000000" w14:paraId="0000005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Let the beads air dry for 1 minute (LEAVE THE PLATE ON THE MAGNET)</w:t>
      </w:r>
    </w:p>
    <w:p w:rsidR="00000000" w:rsidDel="00000000" w:rsidP="00000000" w:rsidRDefault="00000000" w:rsidRPr="00000000" w14:paraId="0000005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Take the plate off the magnet and resuspend the beads with e.g. 25µl MQ, by pipetting up and down</w:t>
      </w:r>
    </w:p>
    <w:p w:rsidR="00000000" w:rsidDel="00000000" w:rsidP="00000000" w:rsidRDefault="00000000" w:rsidRPr="00000000" w14:paraId="0000005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plate back on the magnet</w:t>
      </w:r>
    </w:p>
    <w:p w:rsidR="00000000" w:rsidDel="00000000" w:rsidP="00000000" w:rsidRDefault="00000000" w:rsidRPr="00000000" w14:paraId="0000005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When the solution is clear (5 min), move 22µl of the the supernatant to a clean plate</w:t>
      </w:r>
    </w:p>
    <w:p w:rsidR="00000000" w:rsidDel="00000000" w:rsidP="00000000" w:rsidRDefault="00000000" w:rsidRPr="00000000" w14:paraId="0000005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4.4</w:t>
        <w:tab/>
        <w:t xml:space="preserve">2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b w:val="1"/>
          <w:sz w:val="20"/>
          <w:szCs w:val="20"/>
          <w:rtl w:val="0"/>
        </w:rPr>
        <w:t xml:space="preserve"> PCR NEXTERA XT LABELS</w:t>
      </w:r>
    </w:p>
    <w:p w:rsidR="00000000" w:rsidDel="00000000" w:rsidP="00000000" w:rsidRDefault="00000000" w:rsidRPr="00000000" w14:paraId="0000006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PCR products from the 1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sz w:val="20"/>
          <w:szCs w:val="20"/>
          <w:rtl w:val="0"/>
        </w:rPr>
        <w:t xml:space="preserve"> PCR have to be labeled with MiSeq Nextera XT labels. 384 unique label combinations are possible. A PCR sheet template, containing reaction mixes, primers and PCR programs is available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B:\DNA Barcoding\Templates\PCR_template_NXT-2_20ul_v1.5.xlsx</w:t>
      </w:r>
    </w:p>
    <w:p w:rsidR="00000000" w:rsidDel="00000000" w:rsidP="00000000" w:rsidRDefault="00000000" w:rsidRPr="00000000" w14:paraId="0000006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switch well positions within your plate (e.g. when there are empty positions) and always use a multichannel pipette to avoid confusion.</w:t>
      </w:r>
    </w:p>
    <w:p w:rsidR="00000000" w:rsidDel="00000000" w:rsidP="00000000" w:rsidRDefault="00000000" w:rsidRPr="00000000" w14:paraId="0000006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following instructions have to be followed when preparing the Nextera XT PCR:</w:t>
      </w:r>
    </w:p>
    <w:p w:rsidR="00000000" w:rsidDel="00000000" w:rsidP="00000000" w:rsidRDefault="00000000" w:rsidRPr="00000000" w14:paraId="000000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Prepare master mix: clean room</w:t>
      </w:r>
    </w:p>
    <w:p w:rsidR="00000000" w:rsidDel="00000000" w:rsidP="00000000" w:rsidRDefault="00000000" w:rsidRPr="00000000" w14:paraId="0000006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Use fresh pipette tips when adding primers from 96-well plate</w:t>
      </w:r>
    </w:p>
    <w:p w:rsidR="00000000" w:rsidDel="00000000" w:rsidP="00000000" w:rsidRDefault="00000000" w:rsidRPr="00000000" w14:paraId="0000006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Add template: NGS post lab</w:t>
      </w:r>
    </w:p>
    <w:p w:rsidR="00000000" w:rsidDel="00000000" w:rsidP="00000000" w:rsidRDefault="00000000" w:rsidRPr="00000000" w14:paraId="0000006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</w:t>
      </w:r>
      <w:r w:rsidDel="00000000" w:rsidR="00000000" w:rsidRPr="00000000">
        <w:rPr>
          <w:b w:val="1"/>
          <w:sz w:val="20"/>
          <w:szCs w:val="20"/>
          <w:rtl w:val="0"/>
        </w:rPr>
        <w:tab/>
        <w:t xml:space="preserve">MEASURING 2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b w:val="1"/>
          <w:sz w:val="20"/>
          <w:szCs w:val="20"/>
          <w:rtl w:val="0"/>
        </w:rPr>
        <w:t xml:space="preserve"> PCR ON QIAXCEL</w:t>
      </w:r>
    </w:p>
    <w:p w:rsidR="00000000" w:rsidDel="00000000" w:rsidP="00000000" w:rsidRDefault="00000000" w:rsidRPr="00000000" w14:paraId="0000006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4.5.1 </w:t>
        <w:tab/>
        <w:t xml:space="preserve">Sample prep</w:t>
      </w:r>
    </w:p>
    <w:p w:rsidR="00000000" w:rsidDel="00000000" w:rsidP="00000000" w:rsidRDefault="00000000" w:rsidRPr="00000000" w14:paraId="0000006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1 well with 1:3 dilution Analysis Marker (ladder) </w:t>
      </w:r>
    </w:p>
    <w:p w:rsidR="00000000" w:rsidDel="00000000" w:rsidP="00000000" w:rsidRDefault="00000000" w:rsidRPr="00000000" w14:paraId="0000006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sample wells with 18μl MQ + 2μl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PCR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empty wells with 10μl MQ</w:t>
      </w:r>
    </w:p>
    <w:p w:rsidR="00000000" w:rsidDel="00000000" w:rsidP="00000000" w:rsidRDefault="00000000" w:rsidRPr="00000000" w14:paraId="0000007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4.5.2 </w:t>
        <w:tab/>
        <w:t xml:space="preserve">Set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Open QIAxcel ScreenGel,  user: QIAxcel pass: QIAxcel2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43275" cy="2955075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21645" l="0" r="41272" t="654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5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\Process\Process Profile\Library_prep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4381500" cy="2131275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13230" l="23117" r="0" t="2569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3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\Sample Selection\Plate ID</w:t>
      </w:r>
    </w:p>
    <w:p w:rsidR="00000000" w:rsidDel="00000000" w:rsidP="00000000" w:rsidRDefault="00000000" w:rsidRPr="00000000" w14:paraId="0000007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Adjust plate name</w:t>
      </w:r>
    </w:p>
    <w:p w:rsidR="00000000" w:rsidDel="00000000" w:rsidP="00000000" w:rsidRDefault="00000000" w:rsidRPr="00000000" w14:paraId="0000007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\Sample Selection\Sample Row Selection </w:t>
      </w:r>
      <w:r w:rsidDel="00000000" w:rsidR="00000000" w:rsidRPr="00000000">
        <w:rPr>
          <w:sz w:val="20"/>
          <w:szCs w:val="20"/>
          <w:rtl w:val="0"/>
        </w:rPr>
        <w:t xml:space="preserve">(right window)</w:t>
      </w:r>
    </w:p>
    <w:p w:rsidR="00000000" w:rsidDel="00000000" w:rsidP="00000000" w:rsidRDefault="00000000" w:rsidRPr="00000000" w14:paraId="0000007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Highlight relevant (all) rows by left clicking on them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Right click on the well containing the Analysis Marker (ladder) and select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\Toggle Analysis Marker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\Run Check\Please Confirm\☑ All selected sample rows contain samples\☑ Alignment marker is loaded\☑ Size marker is loaded\Run</w:t>
      </w:r>
    </w:p>
    <w:p w:rsidR="00000000" w:rsidDel="00000000" w:rsidP="00000000" w:rsidRDefault="00000000" w:rsidRPr="00000000" w14:paraId="0000007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4.5.3</w:t>
        <w:tab/>
        <w:t xml:space="preserve">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\Analysis\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After the run (80 minutes for 96 samples), select correct Plate ID, select all samples (Ctrl+A) and drag them into the right window 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rtl w:val="0"/>
        </w:rPr>
        <w:t xml:space="preserve">Tab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\Electropherogram\</w:t>
      </w:r>
    </w:p>
    <w:p w:rsidR="00000000" w:rsidDel="00000000" w:rsidP="00000000" w:rsidRDefault="00000000" w:rsidRPr="00000000" w14:paraId="0000008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rtl w:val="0"/>
        </w:rPr>
        <w:t xml:space="preserve">Left click on the Analysis Marker and switch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\Show single electropherogram view </w:t>
      </w:r>
      <w:r w:rsidDel="00000000" w:rsidR="00000000" w:rsidRPr="00000000">
        <w:rPr>
          <w:sz w:val="20"/>
          <w:szCs w:val="20"/>
          <w:rtl w:val="0"/>
        </w:rPr>
        <w:t xml:space="preserve">(button top left)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\Analysis Properties</w:t>
      </w:r>
      <w:r w:rsidDel="00000000" w:rsidR="00000000" w:rsidRPr="00000000">
        <w:rPr>
          <w:sz w:val="20"/>
          <w:szCs w:val="20"/>
          <w:rtl w:val="0"/>
        </w:rPr>
        <w:t xml:space="preserve"> (right window)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\Default DNA\Reference Marker\No Marker\Start Analysis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\Reference Marker\Apply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rtl w:val="0"/>
        </w:rPr>
        <w:t xml:space="preserve">Tab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\Electropherogram\Select All </w:t>
      </w:r>
      <w:r w:rsidDel="00000000" w:rsidR="00000000" w:rsidRPr="00000000">
        <w:rPr>
          <w:sz w:val="20"/>
          <w:szCs w:val="20"/>
          <w:rtl w:val="0"/>
        </w:rPr>
        <w:t xml:space="preserve">(button top left)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\Analysis Properties\Lib_prep_smear\Start Analysis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Switch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\Show single electropherogram view </w:t>
      </w:r>
      <w:r w:rsidDel="00000000" w:rsidR="00000000" w:rsidRPr="00000000">
        <w:rPr>
          <w:sz w:val="20"/>
          <w:szCs w:val="20"/>
          <w:rtl w:val="0"/>
        </w:rPr>
        <w:t xml:space="preserve">and check/adjust the smear of each well</w:t>
      </w:r>
    </w:p>
    <w:p w:rsidR="00000000" w:rsidDel="00000000" w:rsidP="00000000" w:rsidRDefault="00000000" w:rsidRPr="00000000" w14:paraId="0000008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False peaks can be removed by selecting them with left click, followed by right click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\Delete selected peak(s)</w:t>
      </w:r>
    </w:p>
    <w:p w:rsidR="00000000" w:rsidDel="00000000" w:rsidP="00000000" w:rsidRDefault="00000000" w:rsidRPr="00000000" w14:paraId="0000009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4.5.4</w:t>
        <w:tab/>
        <w:t xml:space="preserve">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\Show electropherogram overview</w:t>
      </w:r>
      <w:r w:rsidDel="00000000" w:rsidR="00000000" w:rsidRPr="00000000">
        <w:rPr>
          <w:sz w:val="20"/>
          <w:szCs w:val="20"/>
          <w:rtl w:val="0"/>
        </w:rPr>
        <w:t xml:space="preserve"> (button top left)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\Select All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\Report</w:t>
      </w:r>
      <w:r w:rsidDel="00000000" w:rsidR="00000000" w:rsidRPr="00000000">
        <w:rPr>
          <w:sz w:val="20"/>
          <w:szCs w:val="20"/>
          <w:rtl w:val="0"/>
        </w:rPr>
        <w:t xml:space="preserve"> (right window)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\☑ PDF\Start Report/Export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Uncheck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\PDF\☑ XML Export\Start Report/Export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</w:t>
        <w:tab/>
        <w:t xml:space="preserve">QIAGILITY EQUIMOLAR POOLING</w:t>
      </w:r>
    </w:p>
    <w:p w:rsidR="00000000" w:rsidDel="00000000" w:rsidP="00000000" w:rsidRDefault="00000000" w:rsidRPr="00000000" w14:paraId="0000009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4.6.1</w:t>
        <w:tab/>
        <w:t xml:space="preserve">Preparation QIAgility import</w:t>
      </w:r>
    </w:p>
    <w:p w:rsidR="00000000" w:rsidDel="00000000" w:rsidP="00000000" w:rsidRDefault="00000000" w:rsidRPr="00000000" w14:paraId="0000009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Open the XML Export e.g.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C170612A29_2017-09-04_11-29-42_20170904_133105_Ex.xml </w:t>
      </w:r>
      <w:r w:rsidDel="00000000" w:rsidR="00000000" w:rsidRPr="00000000">
        <w:rPr>
          <w:sz w:val="20"/>
          <w:szCs w:val="20"/>
          <w:rtl w:val="0"/>
        </w:rPr>
        <w:t xml:space="preserve">with Excel</w:t>
      </w:r>
    </w:p>
    <w:p w:rsidR="00000000" w:rsidDel="00000000" w:rsidP="00000000" w:rsidRDefault="00000000" w:rsidRPr="00000000" w14:paraId="0000009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Copy columns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ns1:SamplePosition</w:t>
      </w:r>
      <w:r w:rsidDel="00000000" w:rsidR="00000000" w:rsidRPr="00000000">
        <w:rPr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AZ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ns1:MedianSizeAreaOfInterest</w:t>
      </w:r>
      <w:r w:rsidDel="00000000" w:rsidR="00000000" w:rsidRPr="00000000">
        <w:rPr>
          <w:sz w:val="20"/>
          <w:szCs w:val="20"/>
          <w:rtl w:val="0"/>
        </w:rPr>
        <w:t xml:space="preserve">)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BG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ns1:MolarityAreaOfInterest</w:t>
      </w:r>
      <w:r w:rsidDel="00000000" w:rsidR="00000000" w:rsidRPr="00000000">
        <w:rPr>
          <w:sz w:val="20"/>
          <w:szCs w:val="20"/>
          <w:rtl w:val="0"/>
        </w:rPr>
        <w:t xml:space="preserve">) to a new tab</w:t>
      </w:r>
    </w:p>
    <w:p w:rsidR="00000000" w:rsidDel="00000000" w:rsidP="00000000" w:rsidRDefault="00000000" w:rsidRPr="00000000" w14:paraId="0000009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Select the 3 columns 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\Gegevens\Duplicaten verwijderen\Ok\Ok </w:t>
      </w:r>
    </w:p>
    <w:p w:rsidR="00000000" w:rsidDel="00000000" w:rsidP="00000000" w:rsidRDefault="00000000" w:rsidRPr="00000000" w14:paraId="0000009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Check if there are 96 samples (97 rows) present</w:t>
      </w:r>
    </w:p>
    <w:p w:rsidR="00000000" w:rsidDel="00000000" w:rsidP="00000000" w:rsidRDefault="00000000" w:rsidRPr="00000000" w14:paraId="0000009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\Filter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 Check if the highest value divided by the lowest value ≤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\Ok</w:t>
      </w:r>
    </w:p>
    <w:p w:rsidR="00000000" w:rsidDel="00000000" w:rsidP="00000000" w:rsidRDefault="00000000" w:rsidRPr="00000000" w14:paraId="000000A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If the above is not the case, adjust the lowest values to highest value divided by 5 (e.g. if the highest value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2.00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adjust all values ≤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0.4</w:t>
      </w:r>
      <w:r w:rsidDel="00000000" w:rsidR="00000000" w:rsidRPr="00000000">
        <w:rPr>
          <w:sz w:val="20"/>
          <w:szCs w:val="20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0.4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in new lowest value (in this case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0.4</w:t>
      </w:r>
      <w:r w:rsidDel="00000000" w:rsidR="00000000" w:rsidRPr="00000000">
        <w:rPr>
          <w:sz w:val="20"/>
          <w:szCs w:val="20"/>
          <w:rtl w:val="0"/>
        </w:rPr>
        <w:t xml:space="preserve">) in wells with no value at all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example:</w:t>
        <w:tab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ns1:MolarityAreaOfInterest</w:t>
      </w:r>
    </w:p>
    <w:p w:rsidR="00000000" w:rsidDel="00000000" w:rsidP="00000000" w:rsidRDefault="00000000" w:rsidRPr="00000000" w14:paraId="000000A6">
      <w:pPr>
        <w:spacing w:line="240" w:lineRule="auto"/>
        <w:ind w:left="720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0.27 </w:t>
        <w:tab/>
        <w:t xml:space="preserve">-&gt; </w:t>
        <w:tab/>
        <w:t xml:space="preserve">0.4</w:t>
      </w:r>
    </w:p>
    <w:p w:rsidR="00000000" w:rsidDel="00000000" w:rsidP="00000000" w:rsidRDefault="00000000" w:rsidRPr="00000000" w14:paraId="000000A7">
      <w:pPr>
        <w:spacing w:line="240" w:lineRule="auto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0.0</w:t>
        <w:tab/>
        <w:t xml:space="preserve">-&gt;</w:t>
        <w:tab/>
        <w:t xml:space="preserve">0.4</w:t>
        <w:tab/>
        <w:tab/>
        <w:tab/>
      </w:r>
    </w:p>
    <w:p w:rsidR="00000000" w:rsidDel="00000000" w:rsidP="00000000" w:rsidRDefault="00000000" w:rsidRPr="00000000" w14:paraId="000000A8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\Save as\Tekst (tab is scheidingsteken) (*.txt)\Ok\Ja </w:t>
      </w:r>
    </w:p>
    <w:p w:rsidR="00000000" w:rsidDel="00000000" w:rsidP="00000000" w:rsidRDefault="00000000" w:rsidRPr="00000000" w14:paraId="000000A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Close Excel without saving changes to the original XML Export</w:t>
      </w:r>
    </w:p>
    <w:p w:rsidR="00000000" w:rsidDel="00000000" w:rsidP="00000000" w:rsidRDefault="00000000" w:rsidRPr="00000000" w14:paraId="000000A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4.6.2</w:t>
        <w:tab/>
        <w:t xml:space="preserve">QIAgility import</w:t>
      </w:r>
    </w:p>
    <w:p w:rsidR="00000000" w:rsidDel="00000000" w:rsidP="00000000" w:rsidRDefault="00000000" w:rsidRPr="00000000" w14:paraId="000000A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the QIAgility robot cannot communicate with the PC, switch off the QIAgility, unplug and replug the QIAgility USB from the PC and restart QIAgility. </w:t>
      </w:r>
    </w:p>
    <w:p w:rsidR="00000000" w:rsidDel="00000000" w:rsidP="00000000" w:rsidRDefault="00000000" w:rsidRPr="00000000" w14:paraId="000000A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Switch on the QIAgility liquid handling workstation before opening the QIAgility software</w:t>
      </w:r>
    </w:p>
    <w:p w:rsidR="00000000" w:rsidDel="00000000" w:rsidP="00000000" w:rsidRDefault="00000000" w:rsidRPr="00000000" w14:paraId="000000A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Open QIAgility software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ecent\normalize and pool__\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pen</w:t>
      </w:r>
    </w:p>
    <w:p w:rsidR="00000000" w:rsidDel="00000000" w:rsidP="00000000" w:rsidRDefault="00000000" w:rsidRPr="00000000" w14:paraId="000000B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Highlight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C1</w:t>
      </w:r>
      <w:r w:rsidDel="00000000" w:rsidR="00000000" w:rsidRPr="00000000">
        <w:rPr>
          <w:sz w:val="20"/>
          <w:szCs w:val="20"/>
          <w:rtl w:val="0"/>
        </w:rPr>
        <w:t xml:space="preserve"> by left clicking on it</w:t>
      </w:r>
    </w:p>
    <w:p w:rsidR="00000000" w:rsidDel="00000000" w:rsidP="00000000" w:rsidRDefault="00000000" w:rsidRPr="00000000" w14:paraId="000000B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\Sample Data</w:t>
      </w:r>
      <w:r w:rsidDel="00000000" w:rsidR="00000000" w:rsidRPr="00000000">
        <w:rPr>
          <w:sz w:val="20"/>
          <w:szCs w:val="20"/>
          <w:rtl w:val="0"/>
        </w:rPr>
        <w:t xml:space="preserve"> (right window)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\Sample Data</w:t>
      </w:r>
      <w:r w:rsidDel="00000000" w:rsidR="00000000" w:rsidRPr="00000000">
        <w:rPr>
          <w:sz w:val="20"/>
          <w:szCs w:val="20"/>
          <w:rtl w:val="0"/>
        </w:rPr>
        <w:t xml:space="preserve"> (right window)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\Import...</w:t>
      </w:r>
    </w:p>
    <w:p w:rsidR="00000000" w:rsidDel="00000000" w:rsidP="00000000" w:rsidRDefault="00000000" w:rsidRPr="00000000" w14:paraId="000000B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Select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.txt</w:t>
      </w:r>
      <w:r w:rsidDel="00000000" w:rsidR="00000000" w:rsidRPr="00000000">
        <w:rPr>
          <w:sz w:val="20"/>
          <w:szCs w:val="20"/>
          <w:rtl w:val="0"/>
        </w:rPr>
        <w:t xml:space="preserve"> 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\Import\Finish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4.6.2.1</w:t>
        <w:tab/>
        <w:t xml:space="preserve">Delete empty wells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Empty wells can be removed by right-clicking on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C1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\Remove selected wells from sample bank...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In the window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Sample Bank</w:t>
      </w:r>
      <w:r w:rsidDel="00000000" w:rsidR="00000000" w:rsidRPr="00000000">
        <w:rPr>
          <w:sz w:val="20"/>
          <w:szCs w:val="20"/>
          <w:rtl w:val="0"/>
        </w:rPr>
        <w:t xml:space="preserve">, select wells to be removed by left-clicking on them while holding down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Ctrl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In the field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Existing Bank</w:t>
      </w:r>
      <w:r w:rsidDel="00000000" w:rsidR="00000000" w:rsidRPr="00000000">
        <w:rPr>
          <w:sz w:val="20"/>
          <w:szCs w:val="20"/>
          <w:rtl w:val="0"/>
        </w:rPr>
        <w:t xml:space="preserve">, select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bank1 (.. wells)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Click button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elete Selection and Close</w:t>
      </w:r>
    </w:p>
    <w:p w:rsidR="00000000" w:rsidDel="00000000" w:rsidP="00000000" w:rsidRDefault="00000000" w:rsidRPr="00000000" w14:paraId="000000B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4.6.3</w:t>
        <w:tab/>
        <w:t xml:space="preserve">Sample normalization</w:t>
      </w:r>
    </w:p>
    <w:p w:rsidR="00000000" w:rsidDel="00000000" w:rsidP="00000000" w:rsidRDefault="00000000" w:rsidRPr="00000000" w14:paraId="000000C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Highlight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C2</w:t>
      </w:r>
      <w:r w:rsidDel="00000000" w:rsidR="00000000" w:rsidRPr="00000000">
        <w:rPr>
          <w:sz w:val="20"/>
          <w:szCs w:val="20"/>
          <w:rtl w:val="0"/>
        </w:rPr>
        <w:t xml:space="preserve"> by left-clicking on it</w:t>
      </w:r>
    </w:p>
    <w:p w:rsidR="00000000" w:rsidDel="00000000" w:rsidP="00000000" w:rsidRDefault="00000000" w:rsidRPr="00000000" w14:paraId="000000C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\Reaction List</w:t>
      </w:r>
      <w:r w:rsidDel="00000000" w:rsidR="00000000" w:rsidRPr="00000000">
        <w:rPr>
          <w:sz w:val="20"/>
          <w:szCs w:val="20"/>
          <w:rtl w:val="0"/>
        </w:rPr>
        <w:t xml:space="preserve"> (top right)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Double-click 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Normalize samples of bank1 to conc...</w:t>
      </w:r>
    </w:p>
    <w:p w:rsidR="00000000" w:rsidDel="00000000" w:rsidP="00000000" w:rsidRDefault="00000000" w:rsidRPr="00000000" w14:paraId="000000C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In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Sample Normalization</w:t>
      </w:r>
      <w:r w:rsidDel="00000000" w:rsidR="00000000" w:rsidRPr="00000000">
        <w:rPr>
          <w:sz w:val="20"/>
          <w:szCs w:val="20"/>
          <w:rtl w:val="0"/>
        </w:rPr>
        <w:t xml:space="preserve"> window, adjust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 volume</w:t>
      </w:r>
      <w:r w:rsidDel="00000000" w:rsidR="00000000" w:rsidRPr="00000000">
        <w:rPr>
          <w:sz w:val="20"/>
          <w:szCs w:val="20"/>
          <w:rtl w:val="0"/>
        </w:rPr>
        <w:t xml:space="preserve"> to the amount of available PCR product. If you have &lt; 15μl left after the QIAxcel measurement(s), add 3μl to this number.</w:t>
      </w:r>
    </w:p>
    <w:p w:rsidR="00000000" w:rsidDel="00000000" w:rsidP="00000000" w:rsidRDefault="00000000" w:rsidRPr="00000000" w14:paraId="000000C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Adjust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Desired concentration</w:t>
      </w:r>
      <w:r w:rsidDel="00000000" w:rsidR="00000000" w:rsidRPr="00000000">
        <w:rPr>
          <w:sz w:val="20"/>
          <w:szCs w:val="20"/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Lowest non-zero sample conc</w:t>
      </w:r>
      <w:r w:rsidDel="00000000" w:rsidR="00000000" w:rsidRPr="00000000">
        <w:rPr>
          <w:sz w:val="20"/>
          <w:szCs w:val="20"/>
          <w:rtl w:val="0"/>
        </w:rPr>
        <w:t xml:space="preserve"> (in this case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0.40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Press Tab to apply</w:t>
      </w:r>
    </w:p>
    <w:p w:rsidR="00000000" w:rsidDel="00000000" w:rsidP="00000000" w:rsidRDefault="00000000" w:rsidRPr="00000000" w14:paraId="000000C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NOTES:</w:t>
      </w:r>
      <w:r w:rsidDel="00000000" w:rsidR="00000000" w:rsidRPr="00000000">
        <w:rPr>
          <w:sz w:val="20"/>
          <w:szCs w:val="20"/>
          <w:rtl w:val="0"/>
        </w:rPr>
        <w:t xml:space="preserve"> field should be empty</w:t>
      </w:r>
    </w:p>
    <w:p w:rsidR="00000000" w:rsidDel="00000000" w:rsidP="00000000" w:rsidRDefault="00000000" w:rsidRPr="00000000" w14:paraId="000000C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4.6.4</w:t>
        <w:tab/>
        <w:t xml:space="preserve">Refill tips and MQ</w:t>
      </w:r>
    </w:p>
    <w:p w:rsidR="00000000" w:rsidDel="00000000" w:rsidP="00000000" w:rsidRDefault="00000000" w:rsidRPr="00000000" w14:paraId="000000C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Wearing gloves, remove empty tip racks from the QIAgility and replace them with full racks. </w:t>
      </w:r>
    </w:p>
    <w:p w:rsidR="00000000" w:rsidDel="00000000" w:rsidP="00000000" w:rsidRDefault="00000000" w:rsidRPr="00000000" w14:paraId="000000C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19357" cy="1588238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357" cy="158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When placing full racks in the QIAgility frame, make sure to align them correctly, so the notch in the plate aligns with the white dot on the frame</w:t>
      </w:r>
    </w:p>
    <w:p w:rsidR="00000000" w:rsidDel="00000000" w:rsidP="00000000" w:rsidRDefault="00000000" w:rsidRPr="00000000" w14:paraId="000000C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200" cy="15748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Ensure the new tip rack closely connects with the frame by pressing along the ridges with 2 hands </w:t>
      </w:r>
    </w:p>
    <w:p w:rsidR="00000000" w:rsidDel="00000000" w:rsidP="00000000" w:rsidRDefault="00000000" w:rsidRPr="00000000" w14:paraId="000000D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Replace the diluent and make sure the reservoir is half-full with MQ</w:t>
      </w:r>
    </w:p>
    <w:p w:rsidR="00000000" w:rsidDel="00000000" w:rsidP="00000000" w:rsidRDefault="00000000" w:rsidRPr="00000000" w14:paraId="000000D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200" cy="32004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Select de wells in the refilled areas by dragging a field around them and right clicking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\Set selected tips to ‘Available’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4 new Eppendorf low-bind 1.5ml eppies in the marked positions in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R1</w:t>
      </w:r>
    </w:p>
    <w:p w:rsidR="00000000" w:rsidDel="00000000" w:rsidP="00000000" w:rsidRDefault="00000000" w:rsidRPr="00000000" w14:paraId="000000D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nd </w:t>
      </w:r>
      <w:r w:rsidDel="00000000" w:rsidR="00000000" w:rsidRPr="00000000">
        <w:rPr>
          <w:sz w:val="20"/>
          <w:szCs w:val="20"/>
          <w:rtl w:val="0"/>
        </w:rPr>
        <w:t xml:space="preserve">PCR plate in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C1</w:t>
      </w:r>
      <w:r w:rsidDel="00000000" w:rsidR="00000000" w:rsidRPr="00000000">
        <w:rPr>
          <w:sz w:val="20"/>
          <w:szCs w:val="20"/>
          <w:rtl w:val="0"/>
        </w:rPr>
        <w:t xml:space="preserve"> (Standard is Eppendorf twin.tec PCR plate 96 skirted. If you have a different plate type, highlight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C1</w:t>
      </w:r>
      <w:r w:rsidDel="00000000" w:rsidR="00000000" w:rsidRPr="00000000">
        <w:rPr>
          <w:sz w:val="20"/>
          <w:szCs w:val="20"/>
          <w:rtl w:val="0"/>
        </w:rPr>
        <w:t xml:space="preserve"> by left-clicking on it\right-click\Change plate type\Ok\)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empty skirted PCR plate in area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C2</w:t>
      </w:r>
    </w:p>
    <w:p w:rsidR="00000000" w:rsidDel="00000000" w:rsidP="00000000" w:rsidRDefault="00000000" w:rsidRPr="00000000" w14:paraId="000000D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sz w:val="20"/>
          <w:szCs w:val="20"/>
          <w:rtl w:val="0"/>
        </w:rPr>
        <w:t xml:space="preserve"> Click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Start</w:t>
      </w:r>
      <w:r w:rsidDel="00000000" w:rsidR="00000000" w:rsidRPr="00000000">
        <w:rPr>
          <w:sz w:val="20"/>
          <w:szCs w:val="20"/>
          <w:rtl w:val="0"/>
        </w:rPr>
        <w:t xml:space="preserve"> button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4800" cy="30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Check all boxes and click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4.7</w:t>
        <w:tab/>
        <w:t xml:space="preserve">MN BEAD CLEANUP OF POOL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Let the MN beads get to room temperature (remove from fridge 15 min before use)</w:t>
      </w:r>
    </w:p>
    <w:p w:rsidR="00000000" w:rsidDel="00000000" w:rsidP="00000000" w:rsidRDefault="00000000" w:rsidRPr="00000000" w14:paraId="000000E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Prepare fresh 80% EtOH (1ml per sample)</w:t>
      </w:r>
    </w:p>
    <w:p w:rsidR="00000000" w:rsidDel="00000000" w:rsidP="00000000" w:rsidRDefault="00000000" w:rsidRPr="00000000" w14:paraId="000000E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Pool the contents of the 4 eppies together and measure the total volume by pipetting</w:t>
      </w:r>
    </w:p>
    <w:p w:rsidR="00000000" w:rsidDel="00000000" w:rsidP="00000000" w:rsidRDefault="00000000" w:rsidRPr="00000000" w14:paraId="000000E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Mix the MN beads well by vortexing</w:t>
      </w:r>
    </w:p>
    <w:p w:rsidR="00000000" w:rsidDel="00000000" w:rsidP="00000000" w:rsidRDefault="00000000" w:rsidRPr="00000000" w14:paraId="000000E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Add 0.9x (pool volume) MN beads to the pool and vortex</w:t>
      </w:r>
    </w:p>
    <w:p w:rsidR="00000000" w:rsidDel="00000000" w:rsidP="00000000" w:rsidRDefault="00000000" w:rsidRPr="00000000" w14:paraId="000000E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Incubate at room temperature for 5 minutes</w:t>
      </w:r>
    </w:p>
    <w:p w:rsidR="00000000" w:rsidDel="00000000" w:rsidP="00000000" w:rsidRDefault="00000000" w:rsidRPr="00000000" w14:paraId="000000E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plate on the magnetic eppie rack</w:t>
      </w:r>
    </w:p>
    <w:p w:rsidR="00000000" w:rsidDel="00000000" w:rsidP="00000000" w:rsidRDefault="00000000" w:rsidRPr="00000000" w14:paraId="000000E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When the solution is clear, carefully remove the supernatant (LEAVE THE PLATE ON THE MAGNET)</w:t>
      </w:r>
    </w:p>
    <w:p w:rsidR="00000000" w:rsidDel="00000000" w:rsidP="00000000" w:rsidRDefault="00000000" w:rsidRPr="00000000" w14:paraId="000000E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Wash the beads 2x with 500µl 80% ethanol (LEAVE THE PLATE ON THE MAGNET)</w:t>
      </w:r>
    </w:p>
    <w:p w:rsidR="00000000" w:rsidDel="00000000" w:rsidP="00000000" w:rsidRDefault="00000000" w:rsidRPr="00000000" w14:paraId="000000E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Let the beads air dry for 1 minute (LEAVE THE PLATE ON THE MAGNET)</w:t>
      </w:r>
    </w:p>
    <w:p w:rsidR="00000000" w:rsidDel="00000000" w:rsidP="00000000" w:rsidRDefault="00000000" w:rsidRPr="00000000" w14:paraId="000000E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Take the plate off the magnet and resuspend the beads with 300µl MQ, by pipetting up and down</w:t>
      </w:r>
    </w:p>
    <w:p w:rsidR="00000000" w:rsidDel="00000000" w:rsidP="00000000" w:rsidRDefault="00000000" w:rsidRPr="00000000" w14:paraId="000000E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plate back on the magnet</w:t>
      </w:r>
    </w:p>
    <w:p w:rsidR="00000000" w:rsidDel="00000000" w:rsidP="00000000" w:rsidRDefault="00000000" w:rsidRPr="00000000" w14:paraId="000000E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When the solution is clear, move 280µl of the the supernatant to a clean low-bind eppie</w:t>
      </w:r>
    </w:p>
    <w:p w:rsidR="00000000" w:rsidDel="00000000" w:rsidP="00000000" w:rsidRDefault="00000000" w:rsidRPr="00000000" w14:paraId="000000E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4.8</w:t>
        <w:tab/>
        <w:t xml:space="preserve">MEASURE  SUBPOOLS ON</w:t>
      </w:r>
      <w:r w:rsidDel="00000000" w:rsidR="00000000" w:rsidRPr="00000000">
        <w:rPr>
          <w:b w:val="1"/>
          <w:sz w:val="20"/>
          <w:szCs w:val="20"/>
          <w:rtl w:val="0"/>
        </w:rPr>
        <w:t xml:space="preserve"> QIAXCEL</w:t>
      </w:r>
    </w:p>
    <w:p w:rsidR="00000000" w:rsidDel="00000000" w:rsidP="00000000" w:rsidRDefault="00000000" w:rsidRPr="00000000" w14:paraId="000000E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sz w:val="20"/>
          <w:szCs w:val="20"/>
          <w:rtl w:val="0"/>
        </w:rPr>
        <w:t xml:space="preserve">Measure the subpools in triplo on the QIAxcel </w:t>
      </w:r>
    </w:p>
    <w:p w:rsidR="00000000" w:rsidDel="00000000" w:rsidP="00000000" w:rsidRDefault="00000000" w:rsidRPr="00000000" w14:paraId="000000F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Use the average molar concentration of the three measured subpools for pooling of these pools</w:t>
      </w:r>
    </w:p>
    <w:p w:rsidR="00000000" w:rsidDel="00000000" w:rsidP="00000000" w:rsidRDefault="00000000" w:rsidRPr="00000000" w14:paraId="000000F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4.8.1 Pooling of pools</w:t>
      </w:r>
    </w:p>
    <w:p w:rsidR="00000000" w:rsidDel="00000000" w:rsidP="00000000" w:rsidRDefault="00000000" w:rsidRPr="00000000" w14:paraId="000000F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equimolar pooling of different pools is required, follow this calculation to dilute the pools to the lowest concentration.</w:t>
      </w:r>
    </w:p>
    <w:p w:rsidR="00000000" w:rsidDel="00000000" w:rsidP="00000000" w:rsidRDefault="00000000" w:rsidRPr="00000000" w14:paraId="000000F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</w:t>
        <w:tab/>
        <w:t xml:space="preserve">pool Ⅰ   = 100 nM</w:t>
      </w:r>
    </w:p>
    <w:p w:rsidR="00000000" w:rsidDel="00000000" w:rsidP="00000000" w:rsidRDefault="00000000" w:rsidRPr="00000000" w14:paraId="000000F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pool Ⅱ  = 120 nM</w:t>
      </w:r>
    </w:p>
    <w:p w:rsidR="00000000" w:rsidDel="00000000" w:rsidP="00000000" w:rsidRDefault="00000000" w:rsidRPr="00000000" w14:paraId="000000F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pool Ⅲ = 250 nM</w:t>
      </w:r>
    </w:p>
    <w:p w:rsidR="00000000" w:rsidDel="00000000" w:rsidP="00000000" w:rsidRDefault="00000000" w:rsidRPr="00000000" w14:paraId="000000F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Adding an equal volume of the three pools together will give the right end concentration of 100 nM if pool Ⅱ and pool Ⅲ are also diluted to 100 nM.</w:t>
      </w:r>
    </w:p>
    <w:p w:rsidR="00000000" w:rsidDel="00000000" w:rsidP="00000000" w:rsidRDefault="00000000" w:rsidRPr="00000000" w14:paraId="000000F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Diluting pool Ⅱ to 100 nM = 120:100=1.2 So dilute pool Ⅱ 1.2 times (e.g. = 50µl pool Ⅱ + 10 µl MQ)</w:t>
      </w:r>
    </w:p>
    <w:p w:rsidR="00000000" w:rsidDel="00000000" w:rsidP="00000000" w:rsidRDefault="00000000" w:rsidRPr="00000000" w14:paraId="000000F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Diluting pool Ⅲ to 100 nM = 250:100=2.5 So dilute pool Ⅲ 2.5 times (e.g. = 50µl pool Ⅲ + 75 µl MQ)</w:t>
      </w:r>
    </w:p>
    <w:p w:rsidR="00000000" w:rsidDel="00000000" w:rsidP="00000000" w:rsidRDefault="00000000" w:rsidRPr="00000000" w14:paraId="000000F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an equal volume of pool Ⅰ, diluted pool Ⅱ and diluted pool Ⅲ together to create the 100 nM end pool.</w:t>
      </w:r>
    </w:p>
    <w:p w:rsidR="00000000" w:rsidDel="00000000" w:rsidP="00000000" w:rsidRDefault="00000000" w:rsidRPr="00000000" w14:paraId="000000F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4.8.2 Pooling of pools with a different number of samples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</w:t>
        <w:tab/>
        <w:t xml:space="preserve">pool Ⅰ:   50 samples = 100 nM </w:t>
        <w:tab/>
        <w:tab/>
      </w:r>
    </w:p>
    <w:p w:rsidR="00000000" w:rsidDel="00000000" w:rsidP="00000000" w:rsidRDefault="00000000" w:rsidRPr="00000000" w14:paraId="000000FE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Ⅱ:  10 samples = 120 nM </w:t>
      </w:r>
    </w:p>
    <w:p w:rsidR="00000000" w:rsidDel="00000000" w:rsidP="00000000" w:rsidRDefault="00000000" w:rsidRPr="00000000" w14:paraId="000000F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pool Ⅲ: 20 samples = 250 nM </w:t>
      </w:r>
    </w:p>
    <w:p w:rsidR="00000000" w:rsidDel="00000000" w:rsidP="00000000" w:rsidRDefault="00000000" w:rsidRPr="00000000" w14:paraId="0000010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 adjust the molarity of the pools to the lowest molarity (100nM in this example):</w:t>
      </w:r>
    </w:p>
    <w:p w:rsidR="00000000" w:rsidDel="00000000" w:rsidP="00000000" w:rsidRDefault="00000000" w:rsidRPr="00000000" w14:paraId="0000010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  <w:tab/>
        <w:t xml:space="preserve">pool I:   Already</w:t>
        <w:tab/>
        <w:t xml:space="preserve"> 100nM</w:t>
      </w:r>
    </w:p>
    <w:p w:rsidR="00000000" w:rsidDel="00000000" w:rsidP="00000000" w:rsidRDefault="00000000" w:rsidRPr="00000000" w14:paraId="00000102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II:  120nM / 100nM = 1.2x dilution eg. 10ul MQ + 50µl pool II</w:t>
      </w:r>
    </w:p>
    <w:p w:rsidR="00000000" w:rsidDel="00000000" w:rsidP="00000000" w:rsidRDefault="00000000" w:rsidRPr="00000000" w14:paraId="00000103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III: 250nM / 100nM = 2.5x dilution eg. 75ul MQ + 50µl pool III</w:t>
      </w:r>
    </w:p>
    <w:p w:rsidR="00000000" w:rsidDel="00000000" w:rsidP="00000000" w:rsidRDefault="00000000" w:rsidRPr="00000000" w14:paraId="0000010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Now the molarity of the 3 pools is the same (100nM). To make the final pool of these 3 pools, you have to correct for the number of samples in each pool. To do this, pipet the amount of µl corresponding to the number of samples in that pool into a new tube. For this example: </w:t>
      </w:r>
    </w:p>
    <w:p w:rsidR="00000000" w:rsidDel="00000000" w:rsidP="00000000" w:rsidRDefault="00000000" w:rsidRPr="00000000" w14:paraId="00000105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I: </w:t>
        <w:tab/>
        <w:t xml:space="preserve">50µl</w:t>
      </w:r>
    </w:p>
    <w:p w:rsidR="00000000" w:rsidDel="00000000" w:rsidP="00000000" w:rsidRDefault="00000000" w:rsidRPr="00000000" w14:paraId="00000106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II: </w:t>
        <w:tab/>
        <w:t xml:space="preserve">10µl</w:t>
      </w:r>
    </w:p>
    <w:p w:rsidR="00000000" w:rsidDel="00000000" w:rsidP="00000000" w:rsidRDefault="00000000" w:rsidRPr="00000000" w14:paraId="00000107">
      <w:pPr>
        <w:spacing w:line="240" w:lineRule="auto"/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pool III:</w:t>
        <w:tab/>
        <w:t xml:space="preserve">20µl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4.8.3 Measure endpool on BIOANALYZER</w:t>
      </w:r>
    </w:p>
    <w:p w:rsidR="00000000" w:rsidDel="00000000" w:rsidP="00000000" w:rsidRDefault="00000000" w:rsidRPr="00000000" w14:paraId="000001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Measure the end pool in triplo in the following dilutions: 3x 1:10 .  3x 1:100 and  3x undiluted</w:t>
      </w:r>
    </w:p>
    <w:p w:rsidR="00000000" w:rsidDel="00000000" w:rsidP="00000000" w:rsidRDefault="00000000" w:rsidRPr="00000000" w14:paraId="000001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Let the High Sensitivity Kit chemicals get to room temperature (remove from refrigerator 20 min before use)</w:t>
      </w:r>
    </w:p>
    <w:p w:rsidR="00000000" w:rsidDel="00000000" w:rsidP="00000000" w:rsidRDefault="00000000" w:rsidRPr="00000000" w14:paraId="0000010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Fill cleaning chip with 350µl MQ and place in Bioanalyzer</w:t>
      </w:r>
    </w:p>
    <w:p w:rsidR="00000000" w:rsidDel="00000000" w:rsidP="00000000" w:rsidRDefault="00000000" w:rsidRPr="00000000" w14:paraId="0000010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Prepare a High Sensitivity Chip, according to the manual, which is available in the lab and can be downloaded here: </w:t>
      </w: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G2938-90321_SensitivityDNA_KG_EN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Remove cleaning chip from Bioanalyzer</w:t>
      </w:r>
    </w:p>
    <w:p w:rsidR="00000000" w:rsidDel="00000000" w:rsidP="00000000" w:rsidRDefault="00000000" w:rsidRPr="00000000" w14:paraId="000001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Start Bioanalyzer software, indicate number of samples and provide sample names</w:t>
      </w:r>
    </w:p>
    <w:p w:rsidR="00000000" w:rsidDel="00000000" w:rsidP="00000000" w:rsidRDefault="00000000" w:rsidRPr="00000000" w14:paraId="000001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Place the High Sensitivity Chip in the Bioanalyzer</w:t>
      </w:r>
    </w:p>
    <w:p w:rsidR="00000000" w:rsidDel="00000000" w:rsidP="00000000" w:rsidRDefault="00000000" w:rsidRPr="00000000" w14:paraId="000001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Start run</w:t>
      </w:r>
    </w:p>
    <w:p w:rsidR="00000000" w:rsidDel="00000000" w:rsidP="00000000" w:rsidRDefault="00000000" w:rsidRPr="00000000" w14:paraId="000001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8050" cy="32004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After run, select each sample by left-clicking on them (top-left) </w:t>
      </w:r>
    </w:p>
    <w:p w:rsidR="00000000" w:rsidDel="00000000" w:rsidP="00000000" w:rsidRDefault="00000000" w:rsidRPr="00000000" w14:paraId="000001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Tab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\Region Table\</w:t>
      </w:r>
      <w:r w:rsidDel="00000000" w:rsidR="00000000" w:rsidRPr="00000000">
        <w:rPr>
          <w:sz w:val="20"/>
          <w:szCs w:val="20"/>
          <w:rtl w:val="0"/>
        </w:rPr>
        <w:t xml:space="preserve"> and adjust smear (blue lines) if necessary</w:t>
      </w:r>
    </w:p>
    <w:p w:rsidR="00000000" w:rsidDel="00000000" w:rsidP="00000000" w:rsidRDefault="00000000" w:rsidRPr="00000000" w14:paraId="0000011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Write down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Molarity </w:t>
      </w:r>
      <w:r w:rsidDel="00000000" w:rsidR="00000000" w:rsidRPr="00000000">
        <w:rPr>
          <w:sz w:val="20"/>
          <w:szCs w:val="20"/>
          <w:rtl w:val="0"/>
        </w:rPr>
        <w:t xml:space="preserve">in pM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[=pmol/l]</w:t>
      </w:r>
      <w:r w:rsidDel="00000000" w:rsidR="00000000" w:rsidRPr="00000000">
        <w:rPr>
          <w:sz w:val="20"/>
          <w:szCs w:val="20"/>
          <w:rtl w:val="0"/>
        </w:rPr>
        <w:t xml:space="preserve"> for each sample of the same dilution and calculate the average values of the 1:10 and undiluted pool.</w:t>
      </w:r>
    </w:p>
    <w:p w:rsidR="00000000" w:rsidDel="00000000" w:rsidP="00000000" w:rsidRDefault="00000000" w:rsidRPr="00000000" w14:paraId="0000011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Calculate the molarity of the pools in nM (in this example is the picture from the 10 times diluted sample meaning the concentration is 26.80 nM).</w:t>
      </w:r>
    </w:p>
    <w:p w:rsidR="00000000" w:rsidDel="00000000" w:rsidP="00000000" w:rsidRDefault="00000000" w:rsidRPr="00000000" w14:paraId="0000011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Safe the report as a pdf file.</w:t>
      </w:r>
      <w:del w:author="Elza Duijm" w:id="0" w:date="2019-11-26T11:08:06Z">
        <w:r w:rsidDel="00000000" w:rsidR="00000000" w:rsidRPr="00000000">
          <w:rPr>
            <w:sz w:val="20"/>
            <w:szCs w:val="20"/>
            <w:rtl w:val="0"/>
          </w:rPr>
          <w:delText xml:space="preserve"> </w:delText>
        </w:r>
        <w:r w:rsidDel="00000000" w:rsidR="00000000" w:rsidRPr="00000000">
          <w:rPr>
            <w:sz w:val="20"/>
            <w:szCs w:val="20"/>
            <w:rtl w:val="0"/>
          </w:rPr>
          <w:delText xml:space="preserve">This file has to be uploaded to the baseclear server together with the samplesheet, when filling in the online application form.</w:delText>
        </w:r>
      </w:del>
      <w:del w:author="rob.pastoor" w:id="1" w:date="2019-04-11T11:40:40Z">
        <w:r w:rsidDel="00000000" w:rsidR="00000000" w:rsidRPr="00000000">
          <w:rPr>
            <w:sz w:val="20"/>
            <w:szCs w:val="20"/>
            <w:rtl w:val="0"/>
          </w:rPr>
          <w:delText xml:space="preserve"> </w:delText>
        </w:r>
      </w:del>
      <w:r w:rsidDel="00000000" w:rsidR="00000000" w:rsidRPr="00000000">
        <w:rPr>
          <w:sz w:val="20"/>
          <w:szCs w:val="20"/>
          <w:rtl w:val="0"/>
        </w:rPr>
        <w:t xml:space="preserve">Baseclear needs </w:t>
      </w:r>
      <w:r w:rsidDel="00000000" w:rsidR="00000000" w:rsidRPr="00000000">
        <w:rPr>
          <w:sz w:val="20"/>
          <w:szCs w:val="20"/>
          <w:rtl w:val="0"/>
        </w:rPr>
        <w:t xml:space="preserve">20ul of a minimum 5nM endpool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C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D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E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F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0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1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2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3">
      <w:pPr>
        <w:spacing w:line="240" w:lineRule="auto"/>
        <w:rPr>
          <w:ins w:author="rob.pastoor" w:id="2" w:date="2019-04-11T10:37:33Z"/>
          <w:sz w:val="20"/>
          <w:szCs w:val="20"/>
        </w:rPr>
      </w:pPr>
      <w:ins w:author="rob.pastoor" w:id="2" w:date="2019-04-11T10:37:3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4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4.9</w:delText>
            <w:tab/>
            <w:delText xml:space="preserve">Ordering a Miseq run at Baseclear (only technicians)</w:delText>
          </w:r>
        </w:del>
      </w:ins>
    </w:p>
    <w:p w:rsidR="00000000" w:rsidDel="00000000" w:rsidP="00000000" w:rsidRDefault="00000000" w:rsidRPr="00000000" w14:paraId="00000125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6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4.9.1</w:delText>
            <w:tab/>
            <w:delText xml:space="preserve">Making the Baseclear samplesheet</w:delText>
          </w:r>
        </w:del>
      </w:ins>
    </w:p>
    <w:p w:rsidR="00000000" w:rsidDel="00000000" w:rsidP="00000000" w:rsidRDefault="00000000" w:rsidRPr="00000000" w14:paraId="00000127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8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For each run a Baseclear samplesheet must be made containing sample ID a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nd the corresponding index number and sequence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(e-number PCRnumber repeat number. See picture below. No underscores should be used. Use space instead). Remove all other tabs in the excel sheet. There should be only 1 tab.</w:delText>
          </w:r>
        </w:del>
      </w:ins>
    </w:p>
    <w:p w:rsidR="00000000" w:rsidDel="00000000" w:rsidP="00000000" w:rsidRDefault="00000000" w:rsidRPr="00000000" w14:paraId="00000129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A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</w:rPr>
            <w:drawing>
              <wp:inline distB="114300" distT="114300" distL="114300" distR="114300">
                <wp:extent cx="5698050" cy="3200400"/>
                <wp:effectExtent b="0" l="0" r="0" t="0"/>
                <wp:docPr id="1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8050" cy="3200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B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C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4.9.2</w:delText>
            <w:tab/>
            <w:delText xml:space="preserve">Logging on and place order</w:delText>
          </w:r>
        </w:del>
      </w:ins>
    </w:p>
    <w:p w:rsidR="00000000" w:rsidDel="00000000" w:rsidP="00000000" w:rsidRDefault="00000000" w:rsidRPr="00000000" w14:paraId="0000012D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E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Go to the Baseclear website: </w:delText>
          </w:r>
          <w:r w:rsidDel="00000000" w:rsidR="00000000" w:rsidRPr="00000000">
            <w:fldChar w:fldCharType="begin"/>
          </w:r>
          <w:r w:rsidDel="00000000" w:rsidR="00000000" w:rsidRPr="00000000">
            <w:delInstrText xml:space="preserve">HYPERLINK "https://orders.baseclear.com/user/login/"</w:delInstrText>
          </w:r>
          <w:r w:rsidDel="00000000" w:rsidR="00000000" w:rsidRPr="00000000"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https://orders.baseclear.com/user/login/</w:delTex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2F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U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sername: </w:delText>
          </w:r>
          <w:r w:rsidDel="00000000" w:rsidR="00000000" w:rsidRPr="00000000">
            <w:fldChar w:fldCharType="begin"/>
          </w:r>
          <w:r w:rsidDel="00000000" w:rsidR="00000000" w:rsidRPr="00000000">
            <w:delInstrText xml:space="preserve">HYPERLINK "mailto:elza.duijm@naturalis.nl"</w:delInstrText>
          </w:r>
          <w:r w:rsidDel="00000000" w:rsidR="00000000" w:rsidRPr="00000000"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elza.duijm@naturalis.nl</w:delTex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30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Password: Naturalis@001</w:delText>
          </w:r>
        </w:del>
      </w:ins>
    </w:p>
    <w:p w:rsidR="00000000" w:rsidDel="00000000" w:rsidP="00000000" w:rsidRDefault="00000000" w:rsidRPr="00000000" w14:paraId="00000131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Click on the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New Order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 button</w:delText>
          </w:r>
        </w:del>
      </w:ins>
    </w:p>
    <w:p w:rsidR="00000000" w:rsidDel="00000000" w:rsidP="00000000" w:rsidRDefault="00000000" w:rsidRPr="00000000" w14:paraId="00000132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Select service: select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Next Generation Sequencing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.</w:delText>
          </w:r>
        </w:del>
      </w:ins>
    </w:p>
    <w:p w:rsidR="00000000" w:rsidDel="00000000" w:rsidP="00000000" w:rsidRDefault="00000000" w:rsidRPr="00000000" w14:paraId="00000133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Select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NGS-library samples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.</w:delText>
          </w:r>
        </w:del>
      </w:ins>
    </w:p>
    <w:p w:rsidR="00000000" w:rsidDel="00000000" w:rsidP="00000000" w:rsidRDefault="00000000" w:rsidRPr="00000000" w14:paraId="00000134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Sample name: Fill in the name of your pool. (project #_info_info. eg.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18008_16s_miseq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) The same name should also be mentioned on the pool tube.</w:delText>
          </w:r>
        </w:del>
      </w:ins>
    </w:p>
    <w:p w:rsidR="00000000" w:rsidDel="00000000" w:rsidP="00000000" w:rsidRDefault="00000000" w:rsidRPr="00000000" w14:paraId="00000135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Sample organism: divers</w:delText>
          </w:r>
        </w:del>
      </w:ins>
    </w:p>
    <w:p w:rsidR="00000000" w:rsidDel="00000000" w:rsidP="00000000" w:rsidRDefault="00000000" w:rsidRPr="00000000" w14:paraId="00000136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Sample type: Sequencing library</w:delText>
          </w:r>
        </w:del>
      </w:ins>
    </w:p>
    <w:p w:rsidR="00000000" w:rsidDel="00000000" w:rsidP="00000000" w:rsidRDefault="00000000" w:rsidRPr="00000000" w14:paraId="00000137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Index nr: 0</w:delText>
          </w:r>
        </w:del>
      </w:ins>
    </w:p>
    <w:p w:rsidR="00000000" w:rsidDel="00000000" w:rsidP="00000000" w:rsidRDefault="00000000" w:rsidRPr="00000000" w14:paraId="00000138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Index seq: AAAAAA</w:delText>
          </w:r>
        </w:del>
      </w:ins>
    </w:p>
    <w:p w:rsidR="00000000" w:rsidDel="00000000" w:rsidP="00000000" w:rsidRDefault="00000000" w:rsidRPr="00000000" w14:paraId="00000139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Library type: Nextera XT</w:delText>
          </w:r>
        </w:del>
      </w:ins>
    </w:p>
    <w:p w:rsidR="00000000" w:rsidDel="00000000" w:rsidP="00000000" w:rsidRDefault="00000000" w:rsidRPr="00000000" w14:paraId="0000013A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Average library size: Check your bioanalyzer result for average peak size eg. 400bp</w:delText>
          </w:r>
        </w:del>
      </w:ins>
    </w:p>
    <w:p w:rsidR="00000000" w:rsidDel="00000000" w:rsidP="00000000" w:rsidRDefault="00000000" w:rsidRPr="00000000" w14:paraId="0000013B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Run type: Miseq paired-end</w:delText>
          </w:r>
        </w:del>
      </w:ins>
    </w:p>
    <w:p w:rsidR="00000000" w:rsidDel="00000000" w:rsidP="00000000" w:rsidRDefault="00000000" w:rsidRPr="00000000" w14:paraId="0000013C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Run length: select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300</w:delText>
          </w:r>
        </w:del>
      </w:ins>
    </w:p>
    <w:p w:rsidR="00000000" w:rsidDel="00000000" w:rsidP="00000000" w:rsidRDefault="00000000" w:rsidRPr="00000000" w14:paraId="0000013D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Data: 5000 MB</w:delText>
          </w:r>
        </w:del>
      </w:ins>
    </w:p>
    <w:p w:rsidR="00000000" w:rsidDel="00000000" w:rsidP="00000000" w:rsidRDefault="00000000" w:rsidRPr="00000000" w14:paraId="0000013E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Click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NEXT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 button</w:delText>
          </w:r>
        </w:del>
      </w:ins>
    </w:p>
    <w:p w:rsidR="00000000" w:rsidDel="00000000" w:rsidP="00000000" w:rsidRDefault="00000000" w:rsidRPr="00000000" w14:paraId="0000013F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0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4.9.3</w:delText>
            <w:tab/>
            <w:delText xml:space="preserve">Bioinformatics section</w:delText>
          </w:r>
        </w:del>
      </w:ins>
    </w:p>
    <w:p w:rsidR="00000000" w:rsidDel="00000000" w:rsidP="00000000" w:rsidRDefault="00000000" w:rsidRPr="00000000" w14:paraId="00000141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2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In the bioinformatics section click button: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skip bioinformatics.</w:delText>
          </w:r>
        </w:del>
      </w:ins>
    </w:p>
    <w:p w:rsidR="00000000" w:rsidDel="00000000" w:rsidP="00000000" w:rsidRDefault="00000000" w:rsidRPr="00000000" w14:paraId="00000143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4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5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6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7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4.9.4</w:delText>
            <w:tab/>
            <w:delText xml:space="preserve">Project details and finalizing the order</w:delText>
          </w:r>
        </w:del>
      </w:ins>
    </w:p>
    <w:p w:rsidR="00000000" w:rsidDel="00000000" w:rsidP="00000000" w:rsidRDefault="00000000" w:rsidRPr="00000000" w14:paraId="00000148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49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File attachment: Select your Baseclear sample sheet from section 4.9.1 and attach. </w:delText>
          </w:r>
        </w:del>
      </w:ins>
    </w:p>
    <w:p w:rsidR="00000000" w:rsidDel="00000000" w:rsidP="00000000" w:rsidRDefault="00000000" w:rsidRPr="00000000" w14:paraId="0000014A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Purchase order nr: Duijm/kostenplaats (eg. Duijm/560).</w:delText>
          </w:r>
        </w:del>
      </w:ins>
    </w:p>
    <w:p w:rsidR="00000000" w:rsidDel="00000000" w:rsidP="00000000" w:rsidRDefault="00000000" w:rsidRPr="00000000" w14:paraId="0000014B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Service agreement nr: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019711 rev.0 </w:delText>
          </w:r>
        </w:del>
      </w:ins>
    </w:p>
    <w:p w:rsidR="00000000" w:rsidDel="00000000" w:rsidP="00000000" w:rsidRDefault="00000000" w:rsidRPr="00000000" w14:paraId="0000014C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Service agreement upload: attach the contract PDF located at: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DNA barcoding&gt;projects NGS&gt;Baseclear.</w:delText>
          </w:r>
        </w:del>
      </w:ins>
    </w:p>
    <w:p w:rsidR="00000000" w:rsidDel="00000000" w:rsidP="00000000" w:rsidRDefault="00000000" w:rsidRPr="00000000" w14:paraId="0000014D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Cc Email adres: Enter the email adres for sending the order form to. The sequencing form will also be automatically send to the account manager (Elza).</w:delText>
          </w:r>
        </w:del>
      </w:ins>
    </w:p>
    <w:p w:rsidR="00000000" w:rsidDel="00000000" w:rsidP="00000000" w:rsidRDefault="00000000" w:rsidRPr="00000000" w14:paraId="0000014E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Click the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Next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 button at the bottom of the screen.</w:delText>
          </w:r>
        </w:del>
      </w:ins>
    </w:p>
    <w:p w:rsidR="00000000" w:rsidDel="00000000" w:rsidP="00000000" w:rsidRDefault="00000000" w:rsidRPr="00000000" w14:paraId="0000014F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Click the 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Finalize order</w:delText>
          </w:r>
          <w:r w:rsidDel="00000000" w:rsidR="00000000" w:rsidRPr="00000000">
            <w:rPr>
              <w:sz w:val="20"/>
              <w:szCs w:val="20"/>
              <w:rtl w:val="0"/>
            </w:rPr>
            <w:delText xml:space="preserve"> button at the bottom of the screen.</w:delText>
          </w:r>
        </w:del>
      </w:ins>
    </w:p>
    <w:p w:rsidR="00000000" w:rsidDel="00000000" w:rsidP="00000000" w:rsidRDefault="00000000" w:rsidRPr="00000000" w14:paraId="00000150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151">
      <w:pPr>
        <w:spacing w:line="240" w:lineRule="auto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You will now receive a pdf of the order. Print this order, sign it and send together with the pool tube to Baseclear.</w:delText>
          </w:r>
        </w:del>
      </w:ins>
    </w:p>
    <w:p w:rsidR="00000000" w:rsidDel="00000000" w:rsidP="00000000" w:rsidRDefault="00000000" w:rsidRPr="00000000" w14:paraId="00000152">
      <w:pPr>
        <w:spacing w:line="240" w:lineRule="auto"/>
        <w:ind w:left="0" w:firstLine="0"/>
        <w:rPr>
          <w:ins w:author="rob.pastoor" w:id="2" w:date="2019-04-11T10:37:33Z"/>
          <w:del w:author="rob.pastoor" w:id="2" w:date="2019-04-11T10:37:33Z"/>
          <w:sz w:val="20"/>
          <w:szCs w:val="20"/>
        </w:rPr>
      </w:pPr>
      <w:ins w:author="rob.pastoor" w:id="2" w:date="2019-04-11T10:37:33Z">
        <w:del w:author="rob.pastoor" w:id="2" w:date="2019-04-11T10:37:33Z">
          <w:r w:rsidDel="00000000" w:rsidR="00000000" w:rsidRPr="00000000">
            <w:rPr>
              <w:sz w:val="20"/>
              <w:szCs w:val="20"/>
              <w:rtl w:val="0"/>
            </w:rPr>
            <w:delText xml:space="preserve">- Place the order pdf in the project folder.</w:delText>
          </w:r>
        </w:del>
      </w:ins>
    </w:p>
    <w:p w:rsidR="00000000" w:rsidDel="00000000" w:rsidP="00000000" w:rsidRDefault="00000000" w:rsidRPr="00000000" w14:paraId="00000153">
      <w:pPr>
        <w:spacing w:line="240" w:lineRule="auto"/>
        <w:rPr>
          <w:del w:author="rob.pastoor" w:id="2" w:date="2019-04-11T10:37:33Z"/>
          <w:sz w:val="20"/>
          <w:szCs w:val="20"/>
        </w:rPr>
      </w:pPr>
      <w:del w:author="rob.pastoor" w:id="2" w:date="2019-04-11T10:37:33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15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</w:t>
        <w:tab/>
        <w:t xml:space="preserve">ADDITIONAL PROCEDURES</w:t>
      </w:r>
    </w:p>
    <w:p w:rsidR="00000000" w:rsidDel="00000000" w:rsidP="00000000" w:rsidRDefault="00000000" w:rsidRPr="00000000" w14:paraId="0000015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</w:t>
        <w:tab/>
        <w:t xml:space="preserve">For safety and lab regulations please reads the following documnets:</w:t>
      </w:r>
    </w:p>
    <w:p w:rsidR="00000000" w:rsidDel="00000000" w:rsidP="00000000" w:rsidRDefault="00000000" w:rsidRPr="00000000" w14:paraId="00000158">
      <w:pPr>
        <w:spacing w:line="240" w:lineRule="auto"/>
        <w:rPr>
          <w:b w:val="1"/>
          <w:sz w:val="20"/>
          <w:szCs w:val="20"/>
        </w:rPr>
      </w:pPr>
      <w:hyperlink r:id="rId25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PROC002_GENERAL_LAB_REGULATIONS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>
          <w:b w:val="1"/>
          <w:sz w:val="20"/>
          <w:szCs w:val="20"/>
        </w:rPr>
      </w:pPr>
      <w:hyperlink r:id="rId26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PROC003_SAFETY_PROCEDURES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40" w:lineRule="auto"/>
        <w:rPr>
          <w:b w:val="1"/>
          <w:sz w:val="20"/>
          <w:szCs w:val="20"/>
        </w:rPr>
      </w:pPr>
      <w:hyperlink r:id="rId27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WI_WS001_PRE-LAB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b w:val="1"/>
          <w:sz w:val="20"/>
          <w:szCs w:val="20"/>
        </w:rPr>
      </w:pPr>
      <w:hyperlink r:id="rId28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WI_WS_NGS_LAB</w:t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</w:t>
        <w:tab/>
        <w:t xml:space="preserve">CALCULATIONS</w:t>
      </w:r>
    </w:p>
    <w:p w:rsidR="00000000" w:rsidDel="00000000" w:rsidP="00000000" w:rsidRDefault="00000000" w:rsidRPr="00000000" w14:paraId="0000015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</w:p>
    <w:p w:rsidR="00000000" w:rsidDel="00000000" w:rsidP="00000000" w:rsidRDefault="00000000" w:rsidRPr="00000000" w14:paraId="0000016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7</w:t>
        <w:tab/>
        <w:t xml:space="preserve">QUALITY CONTROL</w:t>
      </w:r>
    </w:p>
    <w:p w:rsidR="00000000" w:rsidDel="00000000" w:rsidP="00000000" w:rsidRDefault="00000000" w:rsidRPr="00000000" w14:paraId="0000016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</w:p>
    <w:p w:rsidR="00000000" w:rsidDel="00000000" w:rsidP="00000000" w:rsidRDefault="00000000" w:rsidRPr="00000000" w14:paraId="000001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8</w:t>
        <w:tab/>
        <w:t xml:space="preserve">RELATED/ASSOCIATED DOCUMENTS </w:t>
      </w:r>
    </w:p>
    <w:p w:rsidR="00000000" w:rsidDel="00000000" w:rsidP="00000000" w:rsidRDefault="00000000" w:rsidRPr="00000000" w14:paraId="0000016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</w:p>
    <w:p w:rsidR="00000000" w:rsidDel="00000000" w:rsidP="00000000" w:rsidRDefault="00000000" w:rsidRPr="00000000" w14:paraId="0000016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9</w:t>
        <w:tab/>
        <w:t xml:space="preserve">LITERATURE</w:t>
      </w:r>
    </w:p>
    <w:p w:rsidR="00000000" w:rsidDel="00000000" w:rsidP="00000000" w:rsidRDefault="00000000" w:rsidRPr="00000000" w14:paraId="0000016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/>
      <w:pgMar w:bottom="1700.7874015748032" w:top="1451.3385826771655" w:left="1797.1653543307089" w:right="1139.52755905511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Unicode MS"/>
  <w:font w:name="Univer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Fonts w:ascii="Univers" w:cs="Univers" w:eastAsia="Univers" w:hAnsi="Univers"/>
        <w:sz w:val="20"/>
        <w:szCs w:val="20"/>
      </w:rPr>
      <w:drawing>
        <wp:inline distB="19050" distT="19050" distL="19050" distR="19050">
          <wp:extent cx="533400" cy="752475"/>
          <wp:effectExtent b="0" l="0" r="0" t="0"/>
          <wp:docPr id="2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400" cy="7524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Univers" w:cs="Univers" w:eastAsia="Univers" w:hAnsi="Univers"/>
        <w:sz w:val="20"/>
        <w:szCs w:val="20"/>
        <w:rtl w:val="0"/>
      </w:rPr>
      <w:tab/>
      <w:tab/>
      <w:tab/>
      <w:tab/>
      <w:tab/>
      <w:tab/>
      <w:tab/>
      <w:tab/>
      <w:tab/>
      <w:t xml:space="preserve">Page</w:t>
      <w:tab/>
    </w:r>
    <w:r w:rsidDel="00000000" w:rsidR="00000000" w:rsidRPr="00000000">
      <w:rPr>
        <w:rFonts w:ascii="Univers" w:cs="Univers" w:eastAsia="Univers" w:hAnsi="Univers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Univers" w:cs="Univers" w:eastAsia="Univers" w:hAnsi="Univers"/>
        <w:sz w:val="20"/>
        <w:szCs w:val="20"/>
        <w:rtl w:val="0"/>
      </w:rPr>
      <w:t xml:space="preserve"> of </w:t>
    </w:r>
    <w:r w:rsidDel="00000000" w:rsidR="00000000" w:rsidRPr="00000000">
      <w:rPr>
        <w:rFonts w:ascii="Univers" w:cs="Univers" w:eastAsia="Univers" w:hAnsi="Univers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b w:val="1"/>
        <w:color w:val="6666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b w:val="1"/>
        <w:color w:val="666666"/>
        <w:sz w:val="20"/>
        <w:szCs w:val="20"/>
      </w:rPr>
    </w:pPr>
    <w:r w:rsidDel="00000000" w:rsidR="00000000" w:rsidRPr="00000000">
      <w:rPr>
        <w:b w:val="1"/>
        <w:color w:val="666666"/>
        <w:sz w:val="20"/>
        <w:szCs w:val="20"/>
        <w:rtl w:val="0"/>
      </w:rPr>
      <w:t xml:space="preserve">TITLE: METH030_MiSeq_LIBRARY_PREP</w:t>
      <w:tab/>
      <w:tab/>
      <w:t xml:space="preserve">Author: Elza Duijm &amp; Frank Stokvis</w:t>
    </w:r>
  </w:p>
  <w:p w:rsidR="00000000" w:rsidDel="00000000" w:rsidP="00000000" w:rsidRDefault="00000000" w:rsidRPr="00000000" w14:paraId="000001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color w:val="6666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720" w:firstLine="720"/>
      <w:rPr/>
    </w:pPr>
    <w:r w:rsidDel="00000000" w:rsidR="00000000" w:rsidRPr="00000000">
      <w:rPr>
        <w:b w:val="1"/>
        <w:color w:val="666666"/>
        <w:sz w:val="20"/>
        <w:szCs w:val="20"/>
        <w:rtl w:val="0"/>
      </w:rPr>
      <w:tab/>
      <w:tab/>
      <w:tab/>
      <w:tab/>
      <w:tab/>
      <w:t xml:space="preserve">Authorization Date: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1043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hyperlink" Target="https://drive.google.com/open?id=0B9VULIBkJsrEejYwY1dVOFJjVTA" TargetMode="External"/><Relationship Id="rId21" Type="http://schemas.openxmlformats.org/officeDocument/2006/relationships/image" Target="media/image5.jpg"/><Relationship Id="rId24" Type="http://schemas.openxmlformats.org/officeDocument/2006/relationships/image" Target="media/image1.pn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hyperlink" Target="https://docs.google.com/document/d/1dbvBB0RMZwp4_PpCMMdox2BsEsNK2zE2PrPyIYMy3bY/edit" TargetMode="External"/><Relationship Id="rId25" Type="http://schemas.openxmlformats.org/officeDocument/2006/relationships/hyperlink" Target="https://docs.google.com/document/d/1UeSiui7Q3syypLf-im2CqjScz03l6gZ12DW3qYKCMt0/edit" TargetMode="External"/><Relationship Id="rId28" Type="http://schemas.openxmlformats.org/officeDocument/2006/relationships/hyperlink" Target="https://docs.google.com/document/d/11soX2ez0UWM7cdl0a5jOx5nZrYK0Lm7zR6nMaLMA7_g/edit" TargetMode="External"/><Relationship Id="rId27" Type="http://schemas.openxmlformats.org/officeDocument/2006/relationships/hyperlink" Target="https://docs.google.com/document/d/11cxcmccdvFGDZH6deyfvllZMDWigP0stXIX5_W38lvk/edit" TargetMode="External"/><Relationship Id="rId5" Type="http://schemas.openxmlformats.org/officeDocument/2006/relationships/styles" Target="styles.xml"/><Relationship Id="rId6" Type="http://schemas.openxmlformats.org/officeDocument/2006/relationships/hyperlink" Target="https://sites.google.com/a/naturalis.nl/social-intranet/home/support/sops" TargetMode="External"/><Relationship Id="rId29" Type="http://schemas.openxmlformats.org/officeDocument/2006/relationships/header" Target="header1.xml"/><Relationship Id="rId7" Type="http://schemas.openxmlformats.org/officeDocument/2006/relationships/hyperlink" Target="https://docs.google.com/document/d/1LqNABXWoamNklrqD-fM0HJ68H11K1TI2JDbCbkpIqIA/edit" TargetMode="External"/><Relationship Id="rId8" Type="http://schemas.openxmlformats.org/officeDocument/2006/relationships/image" Target="media/image8.jpg"/><Relationship Id="rId30" Type="http://schemas.openxmlformats.org/officeDocument/2006/relationships/footer" Target="footer1.xml"/><Relationship Id="rId11" Type="http://schemas.openxmlformats.org/officeDocument/2006/relationships/image" Target="media/image4.jpg"/><Relationship Id="rId10" Type="http://schemas.openxmlformats.org/officeDocument/2006/relationships/image" Target="media/image9.jpg"/><Relationship Id="rId13" Type="http://schemas.openxmlformats.org/officeDocument/2006/relationships/image" Target="media/image15.jpg"/><Relationship Id="rId12" Type="http://schemas.openxmlformats.org/officeDocument/2006/relationships/image" Target="media/image3.jpg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17" Type="http://schemas.openxmlformats.org/officeDocument/2006/relationships/image" Target="media/image14.jpg"/><Relationship Id="rId16" Type="http://schemas.openxmlformats.org/officeDocument/2006/relationships/image" Target="media/image12.jpg"/><Relationship Id="rId19" Type="http://schemas.openxmlformats.org/officeDocument/2006/relationships/image" Target="media/image17.jpg"/><Relationship Id="rId18" Type="http://schemas.openxmlformats.org/officeDocument/2006/relationships/image" Target="media/image16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